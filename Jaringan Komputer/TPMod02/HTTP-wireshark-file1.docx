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Congratulations. You've downloaded the file </w:t>
      </w:r>
      <w:del w:author="Syahril Arfian Almazril" w:id="0" w:date="2025-10-19T03:42:18Z">
        <w:r w:rsidDel="00000000" w:rsidR="00000000" w:rsidRPr="00000000">
          <w:rPr>
            <w:rtl w:val="0"/>
          </w:rPr>
          <w:delText xml:space="preserve">http://gaia.cs.umass.edu/wireshark-labs/HTTP-wireshark-file1.html</w:delText>
        </w:r>
      </w:del>
      <w:ins w:author="Syahril Arfian Almazril" w:id="0" w:date="2025-10-19T03:42:18Z">
        <w:r w:rsidDel="00000000" w:rsidR="00000000" w:rsidRPr="00000000">
          <w:fldChar w:fldCharType="begin"/>
          <w:instrText xml:space="preserve"> HYPERLINK "http://gaia.cs.umass.edu/wireshark-labs/HTTP-wireshark-file1.html" </w:instrText>
          <w:fldChar w:fldCharType="separate"/>
        </w:r>
        <w:r w:rsidDel="00000000" w:rsidR="00000000" w:rsidRPr="00000000">
          <w:rPr>
            <w:color w:val="1155cc"/>
            <w:u w:val="single"/>
            <w:rtl w:val="0"/>
          </w:rPr>
          <w:t xml:space="preserve">http://gaia.cs.umass.edu/wireshark-labs/HTTP-wireshark-file1.html</w:t>
        </w:r>
        <w:r w:rsidDel="00000000" w:rsidR="00000000" w:rsidRPr="00000000">
          <w:fldChar w:fldCharType="end"/>
        </w:r>
      </w:ins>
      <w:r w:rsidDel="00000000" w:rsidR="00000000" w:rsidRPr="00000000">
        <w:rPr>
          <w:rtl w:val="0"/>
        </w:rPr>
        <w:t xml:space="preserve">!</w:t>
      </w:r>
      <w:ins w:author="Syahril Arfian Almazril" w:id="1" w:date="2025-10-19T03:42:15Z">
        <w:r w:rsidDel="00000000" w:rsidR="00000000" w:rsidRPr="00000000">
          <w:rPr>
            <w:rtl w:val="0"/>
          </w:rPr>
          <w:t xml:space="preserve"> </w:t>
        </w:r>
      </w:ins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